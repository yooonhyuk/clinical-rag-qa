
<file path=[Content_Types].xml><?xml version="1.0" encoding="utf-8"?>
<Types xmlns="http://schemas.openxmlformats.org/package/2006/content-types">
  <Default Extension="xml" ContentType="application/xml"/>
</Types>
</file>

<file path=word/document.xml><?xml version="1.0" encoding="utf-8"?>
<w:document xmlns:w="http://schemas.openxmlformats.org/wordprocessingml/2006/main">
  <w:body>
    <w:p>
      <w:pPr>
        <w:pStyle w:val="Title"/>
      </w:pPr>
      <w:r>
        <w:t>영상 판독 차터 (가상 샘플)</w:t>
      </w:r>
    </w:p>
    <w:p>
      <w:pPr>
        <w:pStyle w:val="Heading1"/>
      </w:pPr>
      <w:r>
        <w:t>1. 목적</w:t>
      </w:r>
    </w:p>
    <w:p>
      <w:r>
        <w:t>이 문서는 데모용 가상 임상시험 DEMO-ONC-01의 독립 영상 판독 절차를 정의한다.</w:t>
      </w:r>
    </w:p>
    <w:p>
      <w:pPr>
        <w:pStyle w:val="Heading1"/>
      </w:pPr>
      <w:r>
        <w:t>2. 판독 절차</w:t>
      </w:r>
    </w:p>
    <w:p>
      <w:pPr>
        <w:pStyle w:val="Heading2"/>
      </w:pPr>
      <w:r>
        <w:t>2.1 판독자 구성</w:t>
      </w:r>
    </w:p>
    <w:p>
      <w:r>
        <w:t>판독자는 영상의학 전문의 3명으로 구성하며 서로의 판독 결과를 보지 못한다.</w:t>
      </w:r>
    </w:p>
    <w:tbl>
      <w:tblPr/>
      <w:tr>
        <w:tc>
          <w:p>
            <w:r>
              <w:t>판독 단계</w:t>
            </w:r>
          </w:p>
        </w:tc>
        <w:tc>
          <w:p>
            <w:r>
              <w:t>판독자</w:t>
            </w:r>
          </w:p>
        </w:tc>
        <w:tc>
          <w:p>
            <w:r>
              <w:t>기한(영업일)</w:t>
            </w:r>
          </w:p>
        </w:tc>
      </w:tr>
      <w:tr>
        <w:tc>
          <w:tcPr>
            <w:vMerge w:val="restart"/>
          </w:tcPr>
          <w:p>
            <w:r>
              <w:t>1차 판독</w:t>
            </w:r>
          </w:p>
        </w:tc>
        <w:tc>
          <w:p>
            <w:r>
              <w:t>판독의 A</w:t>
            </w:r>
          </w:p>
        </w:tc>
        <w:tc>
          <w:p>
            <w:r>
              <w:t>5</w:t>
            </w:r>
          </w:p>
        </w:tc>
      </w:tr>
      <w:tr>
        <w:tc>
          <w:tcPr>
            <w:vMerge/>
          </w:tcPr>
          <w:p>
            <w:r>
              <w:t/>
            </w:r>
          </w:p>
        </w:tc>
        <w:tc>
          <w:p>
            <w:r>
              <w:t>판독의 B</w:t>
            </w:r>
          </w:p>
        </w:tc>
        <w:tc>
          <w:p>
            <w:r>
              <w:t>5</w:t>
            </w:r>
          </w:p>
        </w:tc>
      </w:tr>
      <w:tr>
        <w:tc>
          <w:tcPr>
            <w:vMerge w:val="restart"/>
          </w:tcPr>
          <w:p>
            <w:r>
              <w:t>불일치 중재</w:t>
            </w:r>
          </w:p>
        </w:tc>
        <w:tc>
          <w:p>
            <w:r>
              <w:t>중재 판독의 C</w:t>
            </w:r>
          </w:p>
        </w:tc>
        <w:tc>
          <w:p>
            <w:r>
              <w:t>3</w:t>
            </w:r>
          </w:p>
        </w:tc>
      </w:tr>
      <w:tr>
        <w:tc>
          <w:tcPr>
            <w:gridSpan w:val="3"/>
          </w:tcPr>
          <w:p>
            <w:r>
              <w:t>최종 확정 (가상 위원회 합의)</w:t>
            </w:r>
          </w:p>
        </w:tc>
      </w:tr>
    </w:tbl>
    <w:p>
      <w:pPr>
        <w:pStyle w:val="Heading2"/>
      </w:pPr>
      <w:r>
        <w:t>2.2 판독 기한</w:t>
      </w:r>
    </w:p>
    <w:p>
      <w:r>
        <w:t xml:space="preserve">판독 결과는 </w:t>
      </w:r>
      <w:del w:id="1" w:author="demo">
        <w:r>
          <w:delText>7일</w:delText>
        </w:r>
      </w:del>
      <w:ins w:id="2" w:author="demo">
        <w:r>
          <w:t>5영업일</w:t>
        </w:r>
      </w:ins>
      <w:r>
        <w:t xml:space="preserve"> 이내에 전달한다.</w:t>
      </w:r>
    </w:p>
    <w:p>
      <w:pPr>
        <w:pStyle w:val="Heading1"/>
      </w:pPr>
      <w:r>
        <w:t>3. 불일치 처리</w:t>
      </w:r>
    </w:p>
    <w:p>
      <w:r>
        <w:t>두 판독자의 반응 평가가 다르면 중재 판독자가 최종 결과를 정한다.</w:t>
      </w:r>
    </w:p>
  </w:body>
</w:document>
</file>

<file path=word/footnotes.xml><?xml version="1.0" encoding="utf-8"?>
<w:footnotes xmlns:w="http://schemas.openxmlformats.org/wordprocessingml/2006/main">
  <w:p>
    <w:r>
      <w:t>FOOTNOTE-DO-NOT-INDEX</w:t>
    </w:r>
  </w:p>
</w:footnotes>
</file>

<file path=word/header1.xml><?xml version="1.0" encoding="utf-8"?>
<w:hdr xmlns:w="http://schemas.openxmlformats.org/wordprocessingml/2006/main">
  <w:p>
    <w:r>
      <w:t>HEADER-DO-NOT-INDEX</w:t>
    </w:r>
  </w:p>
</w:hdr>
</file>

<file path=word/styles.xml><?xml version="1.0" encoding="utf-8"?>
<w:styles xmlns:w="http://schemas.openxmlformats.org/wordprocessingml/2006/main">
  <w:style w:type="paragraph" w:styleId="Heading1">
    <w:name w:val="heading 1"/>
  </w:style>
  <w:style w:type="paragraph" w:styleId="Heading2">
    <w:name w:val="heading 2"/>
  </w:style>
  <w:style w:type="paragraph" w:styleId="Title">
    <w:name w:val="Title"/>
  </w:style>
</w:styles>
</file>